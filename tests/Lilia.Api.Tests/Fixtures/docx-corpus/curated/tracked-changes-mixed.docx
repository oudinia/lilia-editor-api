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cc7ebb65fe40cd" /></Relationships>
</file>

<file path=word/document.xml><?xml version="1.0" encoding="utf-8"?>
<w:document xmlns:w="http://schemas.openxmlformats.org/wordprocessingml/2006/main">
  <w:body>
    <w:p>
      <w:r>
        <w:t xml:space="preserve">The original text begins. </w:t>
      </w:r>
      <w:ins w:author="Reviewer" w:date="2026-04-25T07:41:36.9664548Z" w:id="1">
        <w:r>
          <w:t xml:space="preserve">This text was added later. </w:t>
        </w:r>
      </w:ins>
      <w:r>
        <w:t xml:space="preserve">Middle of paragraph. </w:t>
      </w:r>
      <w:del w:author="Reviewer" w:date="2026-04-25T07:41:36.9683251Z" w:id="2">
        <w:r>
          <w:delText xml:space="preserve">This text was removed. </w:delText>
        </w:r>
      </w:del>
      <w:r>
        <w:t xml:space="preserve">End of paragraph.</w:t>
      </w:r>
    </w:p>
  </w:body>
</w:document>
</file>